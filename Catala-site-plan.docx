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4FA02107" w:rsidR="00681896" w:rsidRDefault="00A25A10" w:rsidP="009E41B4">
      <w:pPr>
        <w:pStyle w:val="Heading1"/>
        <w:jc w:val="center"/>
        <w:rPr>
          <w:rFonts w:eastAsia="Times New Roman"/>
        </w:rPr>
      </w:pPr>
      <w:proofErr w:type="spellStart"/>
      <w:r>
        <w:rPr>
          <w:rFonts w:eastAsia="Times New Roman"/>
        </w:rPr>
        <w:t>Stockit</w:t>
      </w:r>
      <w:proofErr w:type="spellEnd"/>
      <w:r>
        <w:rPr>
          <w:rFonts w:eastAsia="Times New Roman"/>
        </w:rPr>
        <w:t>.</w:t>
      </w:r>
      <w:r w:rsidR="000F6BC3">
        <w:rPr>
          <w:rFonts w:eastAsia="Times New Roman"/>
        </w:rPr>
        <w:t xml:space="preserve"> Site Plan</w:t>
      </w:r>
    </w:p>
    <w:p w14:paraId="42045EF2" w14:textId="573C59E5" w:rsidR="00681896" w:rsidRDefault="00A25A10" w:rsidP="009E41B4">
      <w:pPr>
        <w:pStyle w:val="Heading2"/>
        <w:jc w:val="center"/>
        <w:rPr>
          <w:rFonts w:eastAsia="Times New Roman"/>
        </w:rPr>
      </w:pPr>
      <w:bookmarkStart w:id="0" w:name="_Joshua_Catala"/>
      <w:bookmarkEnd w:id="0"/>
      <w:r>
        <w:rPr>
          <w:rFonts w:eastAsia="Times New Roman"/>
        </w:rPr>
        <w:t>Joshua Catala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15033A64" w:rsidR="00681896" w:rsidRDefault="00A25A10" w:rsidP="009E41B4">
      <w:pPr>
        <w:pStyle w:val="NormalWeb"/>
        <w:jc w:val="center"/>
      </w:pPr>
      <w:r>
        <w:t>Provide tailored inventory solutions to help optimize businesses inventory and asset management. Instead of a one-fits-all type of solution we seek to provide a specific solution to your issues.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24AB597C" w:rsidR="00681896" w:rsidRDefault="00FF3E18" w:rsidP="009E41B4">
      <w:pPr>
        <w:pStyle w:val="NormalWeb"/>
        <w:jc w:val="center"/>
      </w:pPr>
      <w:r>
        <w:t>Business owners that rely heavily on their inventory (construction, restaurants, etc.)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03D6A2BD" w:rsidR="00681896" w:rsidRDefault="00FF3E18" w:rsidP="00FF3E18">
      <w:pPr>
        <w:jc w:val="center"/>
        <w:rPr>
          <w:rFonts w:eastAsia="Times New Roman"/>
        </w:rPr>
      </w:pPr>
      <w:r w:rsidRPr="00FF3E18">
        <w:rPr>
          <w:rFonts w:eastAsia="Times New Roman"/>
        </w:rPr>
        <w:drawing>
          <wp:inline distT="0" distB="0" distL="0" distR="0" wp14:anchorId="146C65B8" wp14:editId="490299E4">
            <wp:extent cx="5943600" cy="2576830"/>
            <wp:effectExtent l="0" t="0" r="0" b="0"/>
            <wp:docPr id="757573825" name="Picture 2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73825" name="Picture 2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98878" w14:textId="77777777" w:rsidR="009E41B4" w:rsidRDefault="009E41B4" w:rsidP="00FF3E18">
      <w:pPr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lastRenderedPageBreak/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3BB91F3C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560733D6" w14:textId="1E368357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FF3E18">
              <w:rPr>
                <w:rFonts w:eastAsia="Times New Roman"/>
                <w:sz w:val="20"/>
                <w:szCs w:val="20"/>
              </w:rPr>
              <w:t>4CB944</w:t>
            </w:r>
          </w:p>
        </w:tc>
        <w:tc>
          <w:tcPr>
            <w:tcW w:w="0" w:type="auto"/>
            <w:vAlign w:val="center"/>
            <w:hideMark/>
          </w:tcPr>
          <w:p w14:paraId="6D5C7739" w14:textId="49812C17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234EE4">
              <w:rPr>
                <w:rFonts w:eastAsia="Times New Roman"/>
                <w:sz w:val="20"/>
                <w:szCs w:val="20"/>
              </w:rPr>
              <w:t>47C065</w:t>
            </w:r>
          </w:p>
        </w:tc>
        <w:tc>
          <w:tcPr>
            <w:tcW w:w="0" w:type="auto"/>
            <w:vAlign w:val="center"/>
            <w:hideMark/>
          </w:tcPr>
          <w:p w14:paraId="0F56C7C9" w14:textId="7B854006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234EE4">
              <w:rPr>
                <w:rFonts w:eastAsia="Times New Roman"/>
                <w:sz w:val="20"/>
                <w:szCs w:val="20"/>
              </w:rPr>
              <w:t>9DF5DF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5D69BCFD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234EE4">
        <w:rPr>
          <w:rFonts w:eastAsia="Times New Roman"/>
        </w:rPr>
        <w:t>Rubik</w:t>
      </w:r>
    </w:p>
    <w:p w14:paraId="3F21A938" w14:textId="2DBE0452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231700">
        <w:rPr>
          <w:rFonts w:eastAsia="Times New Roman"/>
        </w:rPr>
        <w:t>Poppins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5A3C75C4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="00C74492">
          <w:rPr>
            <w:rStyle w:val="Hyperlink"/>
          </w:rPr>
          <w:t>About</w:t>
        </w:r>
      </w:hyperlink>
      <w:r w:rsidR="009E41B4" w:rsidRPr="009E41B4">
        <w:t xml:space="preserve">   </w:t>
      </w:r>
      <w:r w:rsidRPr="009E41B4">
        <w:t xml:space="preserve"> </w:t>
      </w:r>
      <w:hyperlink w:anchor="_Joshua_Catala" w:history="1">
        <w:r w:rsidR="00C74492" w:rsidRPr="00C74492">
          <w:rPr>
            <w:rStyle w:val="Hyperlink"/>
          </w:rPr>
          <w:t>Conta</w:t>
        </w:r>
        <w:r w:rsidR="00C74492" w:rsidRPr="00C74492">
          <w:rPr>
            <w:rStyle w:val="Hyperlink"/>
          </w:rPr>
          <w:t>c</w:t>
        </w:r>
        <w:r w:rsidR="00C74492" w:rsidRPr="00C74492">
          <w:rPr>
            <w:rStyle w:val="Hyperlink"/>
          </w:rPr>
          <w:t>t Us</w:t>
        </w:r>
      </w:hyperlink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Pr="00B07B97" w:rsidRDefault="00681896" w:rsidP="009E41B4">
      <w:pPr>
        <w:jc w:val="center"/>
        <w:rPr>
          <w:rFonts w:eastAsia="Times New Roman"/>
          <w:b/>
          <w:bCs/>
        </w:rPr>
      </w:pPr>
    </w:p>
    <w:p w14:paraId="625C89F3" w14:textId="0AAC295A" w:rsidR="002A5E09" w:rsidRPr="00B07B97" w:rsidRDefault="00B07B97" w:rsidP="009E41B4">
      <w:pPr>
        <w:jc w:val="center"/>
        <w:rPr>
          <w:rFonts w:eastAsia="Times New Roman"/>
          <w:b/>
          <w:bCs/>
        </w:rPr>
      </w:pPr>
      <w:r w:rsidRPr="00B07B97">
        <w:rPr>
          <w:rFonts w:eastAsia="Times New Roman"/>
          <w:b/>
          <w:bCs/>
        </w:rPr>
        <w:t>Home Page</w:t>
      </w:r>
    </w:p>
    <w:p w14:paraId="17A7B259" w14:textId="77777777" w:rsidR="00B07B97" w:rsidRDefault="00B07B97" w:rsidP="009E41B4">
      <w:pPr>
        <w:jc w:val="center"/>
        <w:rPr>
          <w:rFonts w:eastAsia="Times New Roman"/>
        </w:rPr>
      </w:pPr>
    </w:p>
    <w:p w14:paraId="017BCD52" w14:textId="224188D7" w:rsidR="00B07B97" w:rsidRDefault="00B07B97" w:rsidP="009E41B4">
      <w:pPr>
        <w:jc w:val="center"/>
        <w:rPr>
          <w:rFonts w:eastAsia="Times New Roman"/>
        </w:rPr>
      </w:pPr>
      <w:r>
        <w:rPr>
          <w:rFonts w:eastAsia="Times New Roman"/>
        </w:rPr>
        <w:t xml:space="preserve">Company’s slogan: </w:t>
      </w:r>
      <w:r w:rsidRPr="00B07B97">
        <w:rPr>
          <w:rFonts w:eastAsia="Times New Roman"/>
        </w:rPr>
        <w:t>Your Inventory, Custom-Engineered.</w:t>
      </w:r>
    </w:p>
    <w:p w14:paraId="677BBDEC" w14:textId="77777777" w:rsidR="00B07B97" w:rsidRDefault="00B07B97" w:rsidP="009E41B4">
      <w:pPr>
        <w:jc w:val="center"/>
        <w:rPr>
          <w:rFonts w:eastAsia="Times New Roman"/>
        </w:rPr>
      </w:pPr>
    </w:p>
    <w:p w14:paraId="4738573F" w14:textId="518A198B" w:rsidR="00B07B97" w:rsidRDefault="00B07B97" w:rsidP="009E41B4">
      <w:pPr>
        <w:jc w:val="center"/>
        <w:rPr>
          <w:rFonts w:eastAsia="Times New Roman"/>
        </w:rPr>
      </w:pPr>
      <w:r>
        <w:rPr>
          <w:rFonts w:eastAsia="Times New Roman"/>
        </w:rPr>
        <w:t xml:space="preserve">Company’s mission: </w:t>
      </w:r>
      <w:r w:rsidRPr="00B07B97">
        <w:rPr>
          <w:rFonts w:eastAsia="Times New Roman"/>
        </w:rPr>
        <w:t xml:space="preserve">To deliver </w:t>
      </w:r>
      <w:r w:rsidRPr="00B07B97">
        <w:rPr>
          <w:rFonts w:eastAsia="Times New Roman"/>
          <w:b/>
          <w:bCs/>
        </w:rPr>
        <w:t>precision-engineered inventory solutions</w:t>
      </w:r>
      <w:r w:rsidRPr="00B07B97">
        <w:rPr>
          <w:rFonts w:eastAsia="Times New Roman"/>
        </w:rPr>
        <w:t xml:space="preserve"> that address the unique, direct challenges of every distinct business model, ensuring optimal efficiency and maximizing profitability.</w:t>
      </w:r>
    </w:p>
    <w:p w14:paraId="43B7CD8A" w14:textId="77777777" w:rsidR="00B07B97" w:rsidRDefault="00B07B97" w:rsidP="009E41B4">
      <w:pPr>
        <w:jc w:val="center"/>
        <w:rPr>
          <w:rFonts w:eastAsia="Times New Roman"/>
        </w:rPr>
      </w:pPr>
    </w:p>
    <w:p w14:paraId="425513A5" w14:textId="05311CB3" w:rsidR="00B07B97" w:rsidRDefault="00B07B97" w:rsidP="009E41B4">
      <w:pPr>
        <w:jc w:val="center"/>
        <w:rPr>
          <w:rFonts w:eastAsia="Times New Roman"/>
          <w:b/>
          <w:bCs/>
        </w:rPr>
      </w:pPr>
      <w:r>
        <w:rPr>
          <w:rFonts w:eastAsia="Times New Roman"/>
        </w:rPr>
        <w:t xml:space="preserve">Company’s mission and values: </w:t>
      </w:r>
      <w:proofErr w:type="spellStart"/>
      <w:r w:rsidRPr="00B07B97">
        <w:rPr>
          <w:rFonts w:eastAsia="Times New Roman"/>
          <w:b/>
          <w:bCs/>
        </w:rPr>
        <w:t>Stockit</w:t>
      </w:r>
      <w:proofErr w:type="spellEnd"/>
      <w:r w:rsidRPr="00B07B97">
        <w:rPr>
          <w:rFonts w:eastAsia="Times New Roman"/>
        </w:rPr>
        <w:t xml:space="preserve"> delivers </w:t>
      </w:r>
      <w:r w:rsidRPr="00B07B97">
        <w:rPr>
          <w:rFonts w:eastAsia="Times New Roman"/>
          <w:b/>
          <w:bCs/>
        </w:rPr>
        <w:t>custom-engineered</w:t>
      </w:r>
      <w:r w:rsidRPr="00B07B97">
        <w:rPr>
          <w:rFonts w:eastAsia="Times New Roman"/>
        </w:rPr>
        <w:t xml:space="preserve"> inventory solutions designed to fit your unique business model. We provide </w:t>
      </w:r>
      <w:r w:rsidRPr="00B07B97">
        <w:rPr>
          <w:rFonts w:eastAsia="Times New Roman"/>
          <w:b/>
          <w:bCs/>
        </w:rPr>
        <w:t>unwavering accuracy</w:t>
      </w:r>
      <w:r w:rsidRPr="00B07B97">
        <w:rPr>
          <w:rFonts w:eastAsia="Times New Roman"/>
        </w:rPr>
        <w:t xml:space="preserve"> and </w:t>
      </w:r>
      <w:r w:rsidRPr="00B07B97">
        <w:rPr>
          <w:rFonts w:eastAsia="Times New Roman"/>
          <w:b/>
          <w:bCs/>
        </w:rPr>
        <w:t>actionable efficiency</w:t>
      </w:r>
      <w:r w:rsidRPr="00B07B97">
        <w:rPr>
          <w:rFonts w:eastAsia="Times New Roman"/>
        </w:rPr>
        <w:t xml:space="preserve"> to directly solve your specific stock issues. Our goal is simple: eliminate guesswork and boost your profits. Partner with us for </w:t>
      </w:r>
      <w:r w:rsidRPr="00B07B97">
        <w:rPr>
          <w:rFonts w:eastAsia="Times New Roman"/>
          <w:b/>
          <w:bCs/>
        </w:rPr>
        <w:t>precision inventory control.</w:t>
      </w:r>
    </w:p>
    <w:p w14:paraId="0517261C" w14:textId="77777777" w:rsidR="00B07B97" w:rsidRDefault="00B07B97" w:rsidP="009E41B4">
      <w:pPr>
        <w:jc w:val="center"/>
        <w:rPr>
          <w:rFonts w:eastAsia="Times New Roman"/>
          <w:b/>
          <w:bCs/>
        </w:rPr>
      </w:pPr>
    </w:p>
    <w:p w14:paraId="632B5158" w14:textId="2666D2CE" w:rsidR="00B07B97" w:rsidRDefault="00B07B97" w:rsidP="009E41B4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Our Advantages Section:</w:t>
      </w:r>
    </w:p>
    <w:p w14:paraId="314384E1" w14:textId="77777777" w:rsidR="00B07B97" w:rsidRDefault="00B07B97" w:rsidP="009E41B4">
      <w:pPr>
        <w:jc w:val="center"/>
        <w:rPr>
          <w:rFonts w:eastAsia="Times New Roman"/>
          <w:b/>
          <w:bCs/>
        </w:rPr>
      </w:pPr>
    </w:p>
    <w:p w14:paraId="6615FB6E" w14:textId="3866D803" w:rsidR="00B07B97" w:rsidRPr="00B07B97" w:rsidRDefault="00B07B97" w:rsidP="009E41B4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t xml:space="preserve">Sub-header: </w:t>
      </w:r>
      <w:r w:rsidRPr="00B07B97">
        <w:rPr>
          <w:rFonts w:eastAsia="Times New Roman"/>
        </w:rPr>
        <w:t>Precision, Partnership, Profit.</w:t>
      </w:r>
    </w:p>
    <w:p w14:paraId="66152E13" w14:textId="77777777" w:rsidR="00B07B97" w:rsidRDefault="00B07B97" w:rsidP="009E41B4">
      <w:pPr>
        <w:jc w:val="center"/>
        <w:rPr>
          <w:rFonts w:eastAsia="Times New Roman"/>
          <w:b/>
          <w:bCs/>
        </w:rPr>
      </w:pPr>
    </w:p>
    <w:p w14:paraId="658031E7" w14:textId="21EF58B5" w:rsidR="00B07B97" w:rsidRDefault="00B07B97" w:rsidP="009E41B4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 xml:space="preserve">Benefit 1: </w:t>
      </w:r>
      <w:r w:rsidRPr="00B07B97">
        <w:rPr>
          <w:rFonts w:eastAsia="Times New Roman"/>
        </w:rPr>
        <w:t>Tailored System Architecture</w:t>
      </w:r>
      <w:r>
        <w:rPr>
          <w:rFonts w:eastAsia="Times New Roman"/>
          <w:b/>
          <w:bCs/>
        </w:rPr>
        <w:t xml:space="preserve"> | Description: </w:t>
      </w:r>
      <w:r w:rsidRPr="00B07B97">
        <w:rPr>
          <w:rFonts w:eastAsia="Times New Roman"/>
        </w:rPr>
        <w:t xml:space="preserve">We </w:t>
      </w:r>
      <w:r w:rsidRPr="00B07B97">
        <w:rPr>
          <w:rFonts w:eastAsia="Times New Roman"/>
        </w:rPr>
        <w:t>custom engineer</w:t>
      </w:r>
      <w:r w:rsidRPr="00B07B97">
        <w:rPr>
          <w:rFonts w:eastAsia="Times New Roman"/>
        </w:rPr>
        <w:t xml:space="preserve"> your solution to fit your unique business model, not the other way around.</w:t>
      </w:r>
    </w:p>
    <w:p w14:paraId="114A498B" w14:textId="77777777" w:rsidR="00B07B97" w:rsidRDefault="00B07B97" w:rsidP="009E41B4">
      <w:pPr>
        <w:jc w:val="center"/>
        <w:rPr>
          <w:rFonts w:eastAsia="Times New Roman"/>
        </w:rPr>
      </w:pPr>
    </w:p>
    <w:p w14:paraId="60BE4D83" w14:textId="4B169118" w:rsidR="00B07B97" w:rsidRDefault="00B07B97" w:rsidP="00B07B97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t xml:space="preserve">Benefit 2: </w:t>
      </w:r>
      <w:r w:rsidRPr="00B07B97">
        <w:rPr>
          <w:rFonts w:eastAsia="Times New Roman"/>
        </w:rPr>
        <w:t>Uncompromising Data Precision</w:t>
      </w:r>
      <w:r>
        <w:rPr>
          <w:rFonts w:eastAsia="Times New Roman"/>
          <w:b/>
          <w:bCs/>
        </w:rPr>
        <w:t xml:space="preserve"> | Description: </w:t>
      </w:r>
      <w:r w:rsidRPr="00B07B97">
        <w:rPr>
          <w:rFonts w:eastAsia="Times New Roman"/>
        </w:rPr>
        <w:t>Eliminate costly errors with unwavering, real-time accuracy and reliable inventory data.</w:t>
      </w:r>
    </w:p>
    <w:p w14:paraId="15CA96B8" w14:textId="77777777" w:rsidR="00B07B97" w:rsidRDefault="00B07B97" w:rsidP="00B07B97">
      <w:pPr>
        <w:jc w:val="center"/>
        <w:rPr>
          <w:rFonts w:eastAsia="Times New Roman"/>
        </w:rPr>
      </w:pPr>
    </w:p>
    <w:p w14:paraId="65052E1C" w14:textId="39E3A135" w:rsidR="00B07B97" w:rsidRDefault="00B07B97" w:rsidP="00F5649F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t xml:space="preserve">Benefit 3: </w:t>
      </w:r>
      <w:r w:rsidRPr="00B07B97">
        <w:rPr>
          <w:rFonts w:eastAsia="Times New Roman"/>
        </w:rPr>
        <w:t>Direct Profit Optimization</w:t>
      </w:r>
      <w:r>
        <w:rPr>
          <w:rFonts w:eastAsia="Times New Roman"/>
        </w:rPr>
        <w:t xml:space="preserve"> | </w:t>
      </w:r>
      <w:r>
        <w:rPr>
          <w:rFonts w:eastAsia="Times New Roman"/>
          <w:b/>
          <w:bCs/>
        </w:rPr>
        <w:t xml:space="preserve">Description: </w:t>
      </w:r>
      <w:r w:rsidRPr="00B07B97">
        <w:rPr>
          <w:rFonts w:eastAsia="Times New Roman"/>
        </w:rPr>
        <w:t>We turn operational efficiency into measurable profit growth by preventing waste and optimizing purchases.</w:t>
      </w:r>
    </w:p>
    <w:p w14:paraId="25AD510B" w14:textId="77777777" w:rsidR="00F5649F" w:rsidRDefault="00F5649F" w:rsidP="00F5649F">
      <w:pPr>
        <w:jc w:val="center"/>
        <w:rPr>
          <w:rFonts w:eastAsia="Times New Roman"/>
        </w:rPr>
      </w:pPr>
    </w:p>
    <w:p w14:paraId="0C0203E3" w14:textId="4B2ADB0F" w:rsidR="00F5649F" w:rsidRDefault="00F5649F" w:rsidP="00F5649F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How we work section:</w:t>
      </w:r>
    </w:p>
    <w:p w14:paraId="3D8D3A44" w14:textId="77777777" w:rsidR="00F5649F" w:rsidRDefault="00F5649F" w:rsidP="00F5649F">
      <w:pPr>
        <w:jc w:val="center"/>
        <w:rPr>
          <w:rFonts w:eastAsia="Times New Roman"/>
          <w:b/>
          <w:bCs/>
        </w:rPr>
      </w:pPr>
    </w:p>
    <w:p w14:paraId="3A35633D" w14:textId="049B0452" w:rsidR="00F5649F" w:rsidRDefault="00F5649F" w:rsidP="00F5649F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t xml:space="preserve">Sub-header: </w:t>
      </w:r>
      <w:r w:rsidRPr="00F5649F">
        <w:rPr>
          <w:rFonts w:eastAsia="Times New Roman"/>
        </w:rPr>
        <w:t>Our 4 Steps to Your Custom Solution</w:t>
      </w:r>
    </w:p>
    <w:p w14:paraId="7DFBA5A6" w14:textId="77777777" w:rsidR="00F5649F" w:rsidRDefault="00F5649F" w:rsidP="00F5649F">
      <w:pPr>
        <w:jc w:val="center"/>
        <w:rPr>
          <w:rFonts w:eastAsia="Times New Roman"/>
        </w:rPr>
      </w:pPr>
    </w:p>
    <w:p w14:paraId="667C8EE7" w14:textId="5D23A9EE" w:rsidR="00F5649F" w:rsidRDefault="00F5649F" w:rsidP="00F5649F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Step 1: </w:t>
      </w:r>
      <w:r w:rsidRPr="00F5649F">
        <w:rPr>
          <w:rFonts w:eastAsia="Times New Roman"/>
          <w:b/>
          <w:bCs/>
        </w:rPr>
        <w:t>Discovery &amp; Needs Mapping</w:t>
      </w:r>
      <w:r>
        <w:rPr>
          <w:rFonts w:eastAsia="Times New Roman"/>
          <w:b/>
          <w:bCs/>
        </w:rPr>
        <w:t xml:space="preserve"> | Description: </w:t>
      </w:r>
      <w:r w:rsidRPr="00F5649F">
        <w:rPr>
          <w:rFonts w:eastAsia="Times New Roman"/>
        </w:rPr>
        <w:t>We deeply analyze your business model to pinpoint the exact inventory challenges requiring a custom solution.</w:t>
      </w:r>
    </w:p>
    <w:p w14:paraId="22205D26" w14:textId="77777777" w:rsidR="00F5649F" w:rsidRDefault="00F5649F" w:rsidP="00F5649F">
      <w:pPr>
        <w:jc w:val="center"/>
        <w:rPr>
          <w:rFonts w:eastAsia="Times New Roman"/>
          <w:b/>
          <w:bCs/>
        </w:rPr>
      </w:pPr>
    </w:p>
    <w:p w14:paraId="40743F35" w14:textId="4DF1E821" w:rsidR="00F5649F" w:rsidRPr="00F5649F" w:rsidRDefault="00F5649F" w:rsidP="00F5649F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t xml:space="preserve">Step 2: </w:t>
      </w:r>
      <w:r w:rsidRPr="00F5649F">
        <w:rPr>
          <w:rFonts w:eastAsia="Times New Roman"/>
          <w:b/>
          <w:bCs/>
        </w:rPr>
        <w:t>Solution Design</w:t>
      </w:r>
      <w:r>
        <w:rPr>
          <w:rFonts w:eastAsia="Times New Roman"/>
          <w:b/>
          <w:bCs/>
        </w:rPr>
        <w:t xml:space="preserve"> | Description: </w:t>
      </w:r>
      <w:r w:rsidRPr="00F5649F">
        <w:rPr>
          <w:rFonts w:eastAsia="Times New Roman"/>
        </w:rPr>
        <w:t xml:space="preserve">We </w:t>
      </w:r>
      <w:proofErr w:type="gramStart"/>
      <w:r w:rsidRPr="00F5649F">
        <w:rPr>
          <w:rFonts w:eastAsia="Times New Roman"/>
        </w:rPr>
        <w:t>custom-engineer</w:t>
      </w:r>
      <w:proofErr w:type="gramEnd"/>
      <w:r w:rsidRPr="00F5649F">
        <w:rPr>
          <w:rFonts w:eastAsia="Times New Roman"/>
        </w:rPr>
        <w:t xml:space="preserve"> the </w:t>
      </w:r>
      <w:proofErr w:type="spellStart"/>
      <w:r w:rsidRPr="00F5649F">
        <w:rPr>
          <w:rFonts w:eastAsia="Times New Roman"/>
        </w:rPr>
        <w:t>Stockit</w:t>
      </w:r>
      <w:proofErr w:type="spellEnd"/>
      <w:r w:rsidRPr="00F5649F">
        <w:rPr>
          <w:rFonts w:eastAsia="Times New Roman"/>
        </w:rPr>
        <w:t xml:space="preserve"> system and features to directly address your unique operational needs and logic.</w:t>
      </w:r>
    </w:p>
    <w:p w14:paraId="4F71D9DD" w14:textId="77777777" w:rsidR="00F5649F" w:rsidRDefault="00F5649F" w:rsidP="00F5649F">
      <w:pPr>
        <w:jc w:val="center"/>
        <w:rPr>
          <w:rFonts w:eastAsia="Times New Roman"/>
          <w:b/>
          <w:bCs/>
        </w:rPr>
      </w:pPr>
    </w:p>
    <w:p w14:paraId="21A31C82" w14:textId="258DDA06" w:rsidR="00F5649F" w:rsidRDefault="00F5649F" w:rsidP="00F5649F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Step 3: </w:t>
      </w:r>
      <w:r w:rsidRPr="00F5649F">
        <w:rPr>
          <w:rFonts w:eastAsia="Times New Roman"/>
          <w:b/>
          <w:bCs/>
        </w:rPr>
        <w:t>Integration &amp; Launch</w:t>
      </w:r>
      <w:r>
        <w:rPr>
          <w:rFonts w:eastAsia="Times New Roman"/>
          <w:b/>
          <w:bCs/>
        </w:rPr>
        <w:t xml:space="preserve"> | Description: </w:t>
      </w:r>
      <w:r w:rsidRPr="00F5649F">
        <w:rPr>
          <w:rFonts w:eastAsia="Times New Roman"/>
        </w:rPr>
        <w:t>We implement the solution, integrate with existing systems, and provide training for immediate operational improvement.</w:t>
      </w:r>
    </w:p>
    <w:p w14:paraId="4AA608A4" w14:textId="77777777" w:rsidR="00F5649F" w:rsidRDefault="00F5649F" w:rsidP="00F5649F">
      <w:pPr>
        <w:jc w:val="center"/>
        <w:rPr>
          <w:rFonts w:eastAsia="Times New Roman"/>
          <w:b/>
          <w:bCs/>
        </w:rPr>
      </w:pPr>
    </w:p>
    <w:p w14:paraId="2C1F8157" w14:textId="4F27E095" w:rsidR="00F5649F" w:rsidRDefault="00F5649F" w:rsidP="00F5649F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t xml:space="preserve">Step 4: </w:t>
      </w:r>
      <w:r w:rsidRPr="00F5649F">
        <w:rPr>
          <w:rFonts w:eastAsia="Times New Roman"/>
          <w:b/>
          <w:bCs/>
        </w:rPr>
        <w:t>Support &amp; Optimization</w:t>
      </w:r>
      <w:r>
        <w:rPr>
          <w:rFonts w:eastAsia="Times New Roman"/>
          <w:b/>
          <w:bCs/>
        </w:rPr>
        <w:t xml:space="preserve"> | Description: </w:t>
      </w:r>
      <w:r w:rsidRPr="00F5649F">
        <w:rPr>
          <w:rFonts w:eastAsia="Times New Roman"/>
        </w:rPr>
        <w:t>Our partnership provides ongoing support to proactively refine the system as your business continues to evolve.</w:t>
      </w:r>
    </w:p>
    <w:p w14:paraId="109F9CF6" w14:textId="77777777" w:rsidR="00F5649F" w:rsidRDefault="00F5649F" w:rsidP="00F5649F">
      <w:pPr>
        <w:jc w:val="center"/>
        <w:rPr>
          <w:rFonts w:eastAsia="Times New Roman"/>
        </w:rPr>
      </w:pPr>
    </w:p>
    <w:p w14:paraId="0FE68B96" w14:textId="77777777" w:rsidR="00F5649F" w:rsidRDefault="00F5649F" w:rsidP="00F5649F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Images:</w:t>
      </w:r>
    </w:p>
    <w:p w14:paraId="32CCB741" w14:textId="77777777" w:rsidR="00F5649F" w:rsidRDefault="00F5649F" w:rsidP="00F5649F">
      <w:pPr>
        <w:jc w:val="center"/>
        <w:rPr>
          <w:rFonts w:eastAsia="Times New Roman"/>
          <w:b/>
          <w:bCs/>
        </w:rPr>
      </w:pPr>
    </w:p>
    <w:p w14:paraId="5C31D6B3" w14:textId="181BF476" w:rsidR="00F5649F" w:rsidRDefault="00F5649F" w:rsidP="00F5649F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Logo:</w:t>
      </w:r>
    </w:p>
    <w:p w14:paraId="1E86E678" w14:textId="4F872D6D" w:rsidR="00F5649F" w:rsidRDefault="00F5649F" w:rsidP="00F5649F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 </w:t>
      </w:r>
      <w:r w:rsidRPr="00F5649F">
        <w:rPr>
          <w:rFonts w:eastAsia="Times New Roman"/>
          <w:b/>
          <w:bCs/>
        </w:rPr>
        <w:drawing>
          <wp:inline distT="0" distB="0" distL="0" distR="0" wp14:anchorId="24FD2526" wp14:editId="03B496FC">
            <wp:extent cx="1853461" cy="803564"/>
            <wp:effectExtent l="0" t="0" r="0" b="0"/>
            <wp:docPr id="296664480" name="Picture 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64480" name="Picture 4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947" cy="84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8354B" w14:textId="7D3DDAC3" w:rsidR="003617E6" w:rsidRDefault="003617E6" w:rsidP="00DE21E9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Home</w:t>
      </w:r>
      <w:r w:rsidR="00DE21E9">
        <w:rPr>
          <w:rFonts w:eastAsia="Times New Roman"/>
          <w:b/>
          <w:bCs/>
        </w:rPr>
        <w:t xml:space="preserve"> Page</w:t>
      </w:r>
      <w:r>
        <w:rPr>
          <w:rFonts w:eastAsia="Times New Roman"/>
          <w:b/>
          <w:bCs/>
        </w:rPr>
        <w:t xml:space="preserve">: </w:t>
      </w:r>
    </w:p>
    <w:p w14:paraId="19B30EBD" w14:textId="4ECB69FE" w:rsidR="003617E6" w:rsidRPr="003617E6" w:rsidRDefault="003617E6" w:rsidP="003617E6">
      <w:pPr>
        <w:jc w:val="center"/>
        <w:rPr>
          <w:rFonts w:eastAsia="Times New Roman"/>
          <w:b/>
          <w:bCs/>
        </w:rPr>
      </w:pPr>
      <w:r w:rsidRPr="003617E6">
        <w:rPr>
          <w:rFonts w:eastAsia="Times New Roman"/>
          <w:b/>
          <w:bCs/>
        </w:rPr>
        <w:lastRenderedPageBreak/>
        <w:drawing>
          <wp:inline distT="0" distB="0" distL="0" distR="0" wp14:anchorId="2C4622D5" wp14:editId="3ED68B14">
            <wp:extent cx="5829300" cy="3886200"/>
            <wp:effectExtent l="0" t="0" r="0" b="0"/>
            <wp:docPr id="1979498421" name="Picture 6" descr="A group of people sitting in chai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98421" name="Picture 6" descr="A group of people sitting in chai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63E5" w14:textId="77777777" w:rsidR="003617E6" w:rsidRDefault="003617E6" w:rsidP="00F5649F">
      <w:pPr>
        <w:jc w:val="center"/>
        <w:rPr>
          <w:rFonts w:eastAsia="Times New Roman"/>
          <w:b/>
          <w:bCs/>
        </w:rPr>
      </w:pPr>
    </w:p>
    <w:p w14:paraId="3AAA8F04" w14:textId="2C7E2F86" w:rsidR="003617E6" w:rsidRDefault="003617E6" w:rsidP="00F5649F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Icons: </w:t>
      </w:r>
    </w:p>
    <w:p w14:paraId="17B1D190" w14:textId="77777777" w:rsidR="003617E6" w:rsidRDefault="003617E6" w:rsidP="00F5649F">
      <w:pPr>
        <w:jc w:val="center"/>
        <w:rPr>
          <w:rFonts w:eastAsia="Times New Roman"/>
          <w:b/>
          <w:bCs/>
        </w:rPr>
      </w:pPr>
    </w:p>
    <w:p w14:paraId="62C4E332" w14:textId="6269560A" w:rsidR="00F5649F" w:rsidRDefault="003617E6" w:rsidP="003617E6">
      <w:pPr>
        <w:jc w:val="center"/>
        <w:rPr>
          <w:rFonts w:eastAsia="Times New Roman"/>
          <w:b/>
          <w:bCs/>
        </w:rPr>
      </w:pPr>
      <w:r w:rsidRPr="003617E6">
        <w:rPr>
          <w:rFonts w:eastAsia="Times New Roman"/>
          <w:b/>
          <w:bCs/>
        </w:rPr>
        <w:drawing>
          <wp:inline distT="0" distB="0" distL="0" distR="0" wp14:anchorId="5A2DB218" wp14:editId="079C95D2">
            <wp:extent cx="415636" cy="415636"/>
            <wp:effectExtent l="0" t="0" r="3810" b="3810"/>
            <wp:docPr id="1229022151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22151" name="Picture 1" descr="A black background with a black squa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" cy="42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</w:rPr>
        <w:t xml:space="preserve">  </w:t>
      </w:r>
      <w:r w:rsidRPr="003617E6">
        <w:rPr>
          <w:rFonts w:eastAsia="Times New Roman"/>
          <w:b/>
          <w:bCs/>
        </w:rPr>
        <w:drawing>
          <wp:inline distT="0" distB="0" distL="0" distR="0" wp14:anchorId="5ED1686E" wp14:editId="3FE6DC8C">
            <wp:extent cx="422564" cy="422564"/>
            <wp:effectExtent l="0" t="0" r="0" b="0"/>
            <wp:docPr id="1170021106" name="Picture 8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21106" name="Picture 8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00" cy="4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</w:rPr>
        <w:t xml:space="preserve">   </w:t>
      </w:r>
      <w:r w:rsidRPr="003617E6">
        <w:rPr>
          <w:rFonts w:eastAsia="Times New Roman"/>
          <w:b/>
          <w:bCs/>
        </w:rPr>
        <w:drawing>
          <wp:inline distT="0" distB="0" distL="0" distR="0" wp14:anchorId="3D8F61B2" wp14:editId="6F919AA7">
            <wp:extent cx="464127" cy="464127"/>
            <wp:effectExtent l="0" t="0" r="0" b="0"/>
            <wp:docPr id="2012819334" name="Picture 10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19334" name="Picture 10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62" cy="47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</w:rPr>
        <w:t xml:space="preserve">   </w:t>
      </w:r>
      <w:r w:rsidRPr="003617E6">
        <w:rPr>
          <w:rFonts w:eastAsia="Times New Roman"/>
          <w:b/>
          <w:bCs/>
        </w:rPr>
        <w:drawing>
          <wp:inline distT="0" distB="0" distL="0" distR="0" wp14:anchorId="2A7CB5F8" wp14:editId="451FC9E8">
            <wp:extent cx="457200" cy="457200"/>
            <wp:effectExtent l="0" t="0" r="0" b="0"/>
            <wp:docPr id="440559204" name="Picture 1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59204" name="Picture 1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25" cy="47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</w:rPr>
        <w:t xml:space="preserve">   </w:t>
      </w:r>
      <w:r w:rsidRPr="003617E6">
        <w:rPr>
          <w:rFonts w:eastAsia="Times New Roman"/>
          <w:b/>
          <w:bCs/>
        </w:rPr>
        <w:drawing>
          <wp:inline distT="0" distB="0" distL="0" distR="0" wp14:anchorId="797E1187" wp14:editId="12A7A98A">
            <wp:extent cx="471055" cy="471055"/>
            <wp:effectExtent l="0" t="0" r="5715" b="5715"/>
            <wp:docPr id="542441886" name="Picture 16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41886" name="Picture 16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63" cy="48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</w:rPr>
        <w:t xml:space="preserve">   </w:t>
      </w:r>
      <w:r w:rsidRPr="003617E6">
        <w:rPr>
          <w:rFonts w:eastAsia="Times New Roman"/>
          <w:b/>
          <w:bCs/>
        </w:rPr>
        <w:drawing>
          <wp:inline distT="0" distB="0" distL="0" distR="0" wp14:anchorId="5800DD2F" wp14:editId="61F86E2D">
            <wp:extent cx="450273" cy="450273"/>
            <wp:effectExtent l="0" t="0" r="6985" b="6985"/>
            <wp:docPr id="1327008581" name="Picture 18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08581" name="Picture 18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51" cy="462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</w:rPr>
        <w:t xml:space="preserve">   </w:t>
      </w:r>
      <w:r w:rsidRPr="003617E6">
        <w:rPr>
          <w:rFonts w:eastAsia="Times New Roman"/>
          <w:b/>
          <w:bCs/>
        </w:rPr>
        <w:drawing>
          <wp:inline distT="0" distB="0" distL="0" distR="0" wp14:anchorId="67BAA903" wp14:editId="1BC14ECA">
            <wp:extent cx="436419" cy="436419"/>
            <wp:effectExtent l="0" t="0" r="1905" b="1905"/>
            <wp:docPr id="1636645514" name="Picture 2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45514" name="Picture 2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88" cy="44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</w:rPr>
        <w:t xml:space="preserve">   </w:t>
      </w:r>
      <w:r w:rsidRPr="003617E6">
        <w:rPr>
          <w:rFonts w:eastAsia="Times New Roman"/>
          <w:b/>
          <w:bCs/>
        </w:rPr>
        <w:drawing>
          <wp:inline distT="0" distB="0" distL="0" distR="0" wp14:anchorId="3F559BD1" wp14:editId="38B25EA3">
            <wp:extent cx="422564" cy="422564"/>
            <wp:effectExtent l="0" t="0" r="0" b="0"/>
            <wp:docPr id="403075567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75567" name="Picture 1" descr="A black background with a black squar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436586" cy="43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</w:rPr>
        <w:t xml:space="preserve">   </w:t>
      </w:r>
      <w:r w:rsidRPr="003617E6">
        <w:rPr>
          <w:rFonts w:eastAsia="Times New Roman"/>
          <w:b/>
          <w:bCs/>
        </w:rPr>
        <w:drawing>
          <wp:inline distT="0" distB="0" distL="0" distR="0" wp14:anchorId="2FC83DDA" wp14:editId="3E4BCA89">
            <wp:extent cx="464127" cy="464127"/>
            <wp:effectExtent l="0" t="0" r="0" b="0"/>
            <wp:docPr id="1212640718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40718" name="Picture 1" descr="A black background with a black squar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308" cy="47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12A">
        <w:rPr>
          <w:rFonts w:eastAsia="Times New Roman"/>
          <w:b/>
          <w:bCs/>
        </w:rPr>
        <w:t xml:space="preserve">   </w:t>
      </w:r>
      <w:r w:rsidR="00C6712A" w:rsidRPr="00C6712A">
        <w:rPr>
          <w:rFonts w:eastAsia="Times New Roman"/>
          <w:b/>
          <w:bCs/>
        </w:rPr>
        <w:drawing>
          <wp:inline distT="0" distB="0" distL="0" distR="0" wp14:anchorId="7E16A2B5" wp14:editId="77154896">
            <wp:extent cx="449753" cy="449753"/>
            <wp:effectExtent l="0" t="0" r="7620" b="7620"/>
            <wp:docPr id="272830491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30491" name="Picture 1" descr="A black background with a black squar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931" cy="46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77F0" w14:textId="77777777" w:rsidR="00DE21E9" w:rsidRPr="00F5649F" w:rsidDel="00F5649F" w:rsidRDefault="00DE21E9" w:rsidP="00DE21E9">
      <w:pPr>
        <w:rPr>
          <w:del w:id="1" w:author="Catala, Joshua" w:date="2025-11-18T14:47:00Z" w16du:dateUtc="2025-11-18T21:47:00Z"/>
          <w:rFonts w:eastAsia="Times New Roman"/>
          <w:b/>
          <w:bCs/>
        </w:rPr>
      </w:pPr>
    </w:p>
    <w:p w14:paraId="34406681" w14:textId="77777777" w:rsidR="00B07B97" w:rsidRDefault="00B07B97" w:rsidP="00F5649F">
      <w:pPr>
        <w:jc w:val="center"/>
        <w:rPr>
          <w:rFonts w:eastAsia="Times New Roman"/>
          <w:b/>
          <w:bCs/>
          <w:sz w:val="32"/>
          <w:szCs w:val="32"/>
        </w:rPr>
      </w:pPr>
    </w:p>
    <w:p w14:paraId="55E1C25B" w14:textId="60F072AD" w:rsidR="00F5649F" w:rsidRDefault="00F5649F" w:rsidP="00DE21E9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About Us</w:t>
      </w:r>
    </w:p>
    <w:p w14:paraId="372490D3" w14:textId="77777777" w:rsidR="00DE21E9" w:rsidRDefault="00DE21E9" w:rsidP="00DE21E9">
      <w:pPr>
        <w:jc w:val="center"/>
        <w:rPr>
          <w:rFonts w:eastAsia="Times New Roman"/>
          <w:b/>
          <w:bCs/>
          <w:sz w:val="32"/>
          <w:szCs w:val="32"/>
        </w:rPr>
      </w:pPr>
    </w:p>
    <w:p w14:paraId="4F4A2DDE" w14:textId="4E50C23D" w:rsidR="00DE21E9" w:rsidRDefault="00DE21E9" w:rsidP="00DE21E9">
      <w:pPr>
        <w:jc w:val="center"/>
        <w:rPr>
          <w:rFonts w:eastAsia="Times New Roman"/>
          <w:b/>
          <w:bCs/>
        </w:rPr>
      </w:pPr>
      <w:r w:rsidRPr="00DE21E9">
        <w:rPr>
          <w:rFonts w:eastAsia="Times New Roman"/>
          <w:b/>
          <w:bCs/>
        </w:rPr>
        <w:t>Content:</w:t>
      </w:r>
    </w:p>
    <w:p w14:paraId="3507F07F" w14:textId="77777777" w:rsidR="0048598C" w:rsidRDefault="0048598C" w:rsidP="00DE21E9">
      <w:pPr>
        <w:jc w:val="center"/>
        <w:rPr>
          <w:rFonts w:eastAsia="Times New Roman"/>
          <w:b/>
          <w:bCs/>
        </w:rPr>
      </w:pPr>
    </w:p>
    <w:p w14:paraId="77B0DF37" w14:textId="77777777" w:rsidR="0048598C" w:rsidRPr="0048598C" w:rsidRDefault="0048598C" w:rsidP="0048598C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Title: </w:t>
      </w:r>
      <w:r w:rsidRPr="0048598C">
        <w:rPr>
          <w:rFonts w:eastAsia="Times New Roman"/>
          <w:b/>
          <w:bCs/>
        </w:rPr>
        <w:t>Inventory Solutions Built Uniquely for You</w:t>
      </w:r>
    </w:p>
    <w:p w14:paraId="5770363E" w14:textId="77777777" w:rsidR="0048598C" w:rsidRPr="0048598C" w:rsidRDefault="0048598C" w:rsidP="0048598C">
      <w:pPr>
        <w:jc w:val="center"/>
        <w:rPr>
          <w:rFonts w:eastAsia="Times New Roman"/>
          <w:b/>
          <w:bCs/>
        </w:rPr>
      </w:pPr>
    </w:p>
    <w:p w14:paraId="3F2E45CA" w14:textId="0DB8FE6C" w:rsidR="0048598C" w:rsidRPr="0048598C" w:rsidRDefault="0048598C" w:rsidP="00DE21E9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t xml:space="preserve">Header: </w:t>
      </w:r>
      <w:r w:rsidRPr="0048598C">
        <w:rPr>
          <w:rFonts w:eastAsia="Times New Roman"/>
        </w:rPr>
        <w:t>"</w:t>
      </w:r>
      <w:proofErr w:type="spellStart"/>
      <w:r w:rsidRPr="0048598C">
        <w:rPr>
          <w:rFonts w:eastAsia="Times New Roman"/>
        </w:rPr>
        <w:t>Stockit</w:t>
      </w:r>
      <w:proofErr w:type="spellEnd"/>
      <w:r w:rsidRPr="0048598C">
        <w:rPr>
          <w:rFonts w:eastAsia="Times New Roman"/>
        </w:rPr>
        <w:t xml:space="preserve"> was founded on a single principle: Generic software creates generic problems. We reject the 'one-size-fits-all' model to deliver precision inventory solutions custom-engineered to solve the direct, unique challenges of every business model we serve."</w:t>
      </w:r>
    </w:p>
    <w:p w14:paraId="76A18CF1" w14:textId="77777777" w:rsidR="0048598C" w:rsidRDefault="0048598C" w:rsidP="00DE21E9">
      <w:pPr>
        <w:jc w:val="center"/>
        <w:rPr>
          <w:rFonts w:eastAsia="Times New Roman"/>
          <w:b/>
          <w:bCs/>
        </w:rPr>
      </w:pPr>
    </w:p>
    <w:p w14:paraId="204F0EB9" w14:textId="61318CA0" w:rsidR="0048598C" w:rsidRDefault="0048598C" w:rsidP="00DE21E9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What sets us apart section:</w:t>
      </w:r>
    </w:p>
    <w:p w14:paraId="48273CE4" w14:textId="77777777" w:rsidR="0048598C" w:rsidRDefault="0048598C" w:rsidP="00DE21E9">
      <w:pPr>
        <w:jc w:val="center"/>
        <w:rPr>
          <w:rFonts w:eastAsia="Times New Roman"/>
          <w:b/>
          <w:bCs/>
        </w:rPr>
      </w:pPr>
    </w:p>
    <w:p w14:paraId="5A628578" w14:textId="3CBA93B3" w:rsidR="0048598C" w:rsidRDefault="0048598C" w:rsidP="00DE21E9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t xml:space="preserve">Text: </w:t>
      </w:r>
      <w:r w:rsidRPr="0048598C">
        <w:rPr>
          <w:rFonts w:eastAsia="Times New Roman"/>
        </w:rPr>
        <w:t>"</w:t>
      </w:r>
      <w:proofErr w:type="spellStart"/>
      <w:r w:rsidRPr="0048598C">
        <w:rPr>
          <w:rFonts w:eastAsia="Times New Roman"/>
        </w:rPr>
        <w:t>Stockit</w:t>
      </w:r>
      <w:proofErr w:type="spellEnd"/>
      <w:r w:rsidRPr="0048598C">
        <w:rPr>
          <w:rFonts w:eastAsia="Times New Roman"/>
        </w:rPr>
        <w:t xml:space="preserve"> delivers custom-engineered inventory solutions designed to fit your unique business model. We provide unwavering accuracy and actionable efficiency to directly solve your specific stock issues. Our goal is simple: eliminate guesswork and boost your profits. Partner with us for precision inventory control."</w:t>
      </w:r>
    </w:p>
    <w:p w14:paraId="637AD0EC" w14:textId="0CA6A515" w:rsidR="0048598C" w:rsidRDefault="0048598C" w:rsidP="00DE21E9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Our Focus Section:</w:t>
      </w:r>
    </w:p>
    <w:p w14:paraId="5E54C116" w14:textId="77777777" w:rsidR="0048598C" w:rsidRDefault="0048598C" w:rsidP="00DE21E9">
      <w:pPr>
        <w:jc w:val="center"/>
        <w:rPr>
          <w:rFonts w:eastAsia="Times New Roman"/>
          <w:b/>
          <w:bCs/>
        </w:rPr>
      </w:pPr>
    </w:p>
    <w:p w14:paraId="037117F4" w14:textId="6FE8CF68" w:rsidR="0048598C" w:rsidRDefault="00460FDF" w:rsidP="0048598C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t>Focus</w:t>
      </w:r>
      <w:r w:rsidR="0048598C">
        <w:rPr>
          <w:rFonts w:eastAsia="Times New Roman"/>
          <w:b/>
          <w:bCs/>
        </w:rPr>
        <w:t xml:space="preserve"> 1: </w:t>
      </w:r>
      <w:r w:rsidR="0048598C" w:rsidRPr="00B07B97">
        <w:rPr>
          <w:rFonts w:eastAsia="Times New Roman"/>
        </w:rPr>
        <w:t>Tailored System Architecture</w:t>
      </w:r>
      <w:r w:rsidR="0048598C">
        <w:rPr>
          <w:rFonts w:eastAsia="Times New Roman"/>
          <w:b/>
          <w:bCs/>
        </w:rPr>
        <w:t xml:space="preserve"> | Description: </w:t>
      </w:r>
      <w:r w:rsidR="0048598C" w:rsidRPr="0048598C">
        <w:rPr>
          <w:rFonts w:eastAsia="Times New Roman"/>
          <w:b/>
          <w:bCs/>
        </w:rPr>
        <w:t>Stop forcing your business into rigid software.</w:t>
      </w:r>
      <w:r w:rsidR="0048598C" w:rsidRPr="0048598C">
        <w:rPr>
          <w:rFonts w:eastAsia="Times New Roman"/>
        </w:rPr>
        <w:t xml:space="preserve"> We start by deeply understanding your specific industry, workflow, and business model (e.g., e-commerce, wholesale, manufacturing). </w:t>
      </w:r>
      <w:proofErr w:type="spellStart"/>
      <w:r w:rsidR="0048598C" w:rsidRPr="0048598C">
        <w:rPr>
          <w:rFonts w:eastAsia="Times New Roman"/>
        </w:rPr>
        <w:t>Stockit</w:t>
      </w:r>
      <w:proofErr w:type="spellEnd"/>
      <w:r w:rsidR="0048598C" w:rsidRPr="0048598C">
        <w:rPr>
          <w:rFonts w:eastAsia="Times New Roman"/>
        </w:rPr>
        <w:t xml:space="preserve"> then delivers a system architecture and feature set </w:t>
      </w:r>
      <w:r w:rsidR="0048598C" w:rsidRPr="0048598C">
        <w:rPr>
          <w:rFonts w:eastAsia="Times New Roman"/>
          <w:b/>
          <w:bCs/>
        </w:rPr>
        <w:t>custom-engineered</w:t>
      </w:r>
      <w:r w:rsidR="0048598C" w:rsidRPr="0048598C">
        <w:rPr>
          <w:rFonts w:eastAsia="Times New Roman"/>
        </w:rPr>
        <w:t xml:space="preserve"> to solve your unique, direct inventory challenges.</w:t>
      </w:r>
    </w:p>
    <w:p w14:paraId="24B09CA5" w14:textId="77777777" w:rsidR="0048598C" w:rsidRDefault="0048598C" w:rsidP="0048598C">
      <w:pPr>
        <w:jc w:val="center"/>
        <w:rPr>
          <w:rFonts w:eastAsia="Times New Roman"/>
        </w:rPr>
      </w:pPr>
    </w:p>
    <w:p w14:paraId="267637D7" w14:textId="589552C8" w:rsidR="0048598C" w:rsidRDefault="00460FDF" w:rsidP="0048598C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t>Focus</w:t>
      </w:r>
      <w:r>
        <w:rPr>
          <w:rFonts w:eastAsia="Times New Roman"/>
          <w:b/>
          <w:bCs/>
        </w:rPr>
        <w:t xml:space="preserve"> </w:t>
      </w:r>
      <w:r w:rsidR="0048598C">
        <w:rPr>
          <w:rFonts w:eastAsia="Times New Roman"/>
          <w:b/>
          <w:bCs/>
        </w:rPr>
        <w:t xml:space="preserve">2: </w:t>
      </w:r>
      <w:r w:rsidR="0048598C" w:rsidRPr="00B07B97">
        <w:rPr>
          <w:rFonts w:eastAsia="Times New Roman"/>
        </w:rPr>
        <w:t>Uncompromising Data Precision</w:t>
      </w:r>
      <w:r w:rsidR="0048598C">
        <w:rPr>
          <w:rFonts w:eastAsia="Times New Roman"/>
          <w:b/>
          <w:bCs/>
        </w:rPr>
        <w:t xml:space="preserve"> | Description: </w:t>
      </w:r>
      <w:r w:rsidR="0048598C" w:rsidRPr="0048598C">
        <w:rPr>
          <w:rFonts w:eastAsia="Times New Roman"/>
        </w:rPr>
        <w:t xml:space="preserve">Eliminate the cost and risk of inaccurate counts, phantom stock, and unexpected write-offs. Our foundation is </w:t>
      </w:r>
      <w:r w:rsidR="0048598C" w:rsidRPr="0048598C">
        <w:rPr>
          <w:rFonts w:eastAsia="Times New Roman"/>
          <w:b/>
          <w:bCs/>
        </w:rPr>
        <w:t>unwavering accuracy</w:t>
      </w:r>
      <w:r w:rsidR="0048598C" w:rsidRPr="0048598C">
        <w:rPr>
          <w:rFonts w:eastAsia="Times New Roman"/>
        </w:rPr>
        <w:t xml:space="preserve"> and real-time synchronization, ensuring you always know exactly what you have, where it is, and when you need to reorder—leading to better cash flow management.</w:t>
      </w:r>
    </w:p>
    <w:p w14:paraId="2048FB0A" w14:textId="77777777" w:rsidR="0048598C" w:rsidRDefault="0048598C" w:rsidP="0048598C">
      <w:pPr>
        <w:jc w:val="center"/>
        <w:rPr>
          <w:rFonts w:eastAsia="Times New Roman"/>
        </w:rPr>
      </w:pPr>
    </w:p>
    <w:p w14:paraId="2AD3707F" w14:textId="4246F1F0" w:rsidR="0048598C" w:rsidRDefault="00460FDF" w:rsidP="0048598C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t>Focus</w:t>
      </w:r>
      <w:r>
        <w:rPr>
          <w:rFonts w:eastAsia="Times New Roman"/>
          <w:b/>
          <w:bCs/>
        </w:rPr>
        <w:t xml:space="preserve"> </w:t>
      </w:r>
      <w:r w:rsidR="0048598C">
        <w:rPr>
          <w:rFonts w:eastAsia="Times New Roman"/>
          <w:b/>
          <w:bCs/>
        </w:rPr>
        <w:t xml:space="preserve">3: </w:t>
      </w:r>
      <w:r w:rsidR="0048598C" w:rsidRPr="00B07B97">
        <w:rPr>
          <w:rFonts w:eastAsia="Times New Roman"/>
        </w:rPr>
        <w:t>Direct Profit Optimization</w:t>
      </w:r>
      <w:r w:rsidR="0048598C">
        <w:rPr>
          <w:rFonts w:eastAsia="Times New Roman"/>
        </w:rPr>
        <w:t xml:space="preserve"> | </w:t>
      </w:r>
      <w:r w:rsidR="0048598C">
        <w:rPr>
          <w:rFonts w:eastAsia="Times New Roman"/>
          <w:b/>
          <w:bCs/>
        </w:rPr>
        <w:t xml:space="preserve">Description: </w:t>
      </w:r>
      <w:r w:rsidR="0048598C" w:rsidRPr="0048598C">
        <w:rPr>
          <w:rFonts w:eastAsia="Times New Roman"/>
        </w:rPr>
        <w:t xml:space="preserve">Inventory management should not just be a cost center; it should drive revenue. By eliminating operational waste, preventing stockouts, and optimizing your purchasing based on precise forecasts, </w:t>
      </w:r>
      <w:proofErr w:type="spellStart"/>
      <w:r w:rsidR="0048598C" w:rsidRPr="0048598C">
        <w:rPr>
          <w:rFonts w:eastAsia="Times New Roman"/>
        </w:rPr>
        <w:t>Stockit</w:t>
      </w:r>
      <w:proofErr w:type="spellEnd"/>
      <w:r w:rsidR="0048598C" w:rsidRPr="0048598C">
        <w:rPr>
          <w:rFonts w:eastAsia="Times New Roman"/>
        </w:rPr>
        <w:t xml:space="preserve"> translates efficiency directly into </w:t>
      </w:r>
      <w:r w:rsidR="0048598C" w:rsidRPr="0048598C">
        <w:rPr>
          <w:rFonts w:eastAsia="Times New Roman"/>
          <w:b/>
          <w:bCs/>
        </w:rPr>
        <w:t>measurable profit growth</w:t>
      </w:r>
      <w:r w:rsidR="0048598C" w:rsidRPr="0048598C">
        <w:rPr>
          <w:rFonts w:eastAsia="Times New Roman"/>
        </w:rPr>
        <w:t xml:space="preserve"> for your business.</w:t>
      </w:r>
    </w:p>
    <w:p w14:paraId="58C7AC1A" w14:textId="77777777" w:rsidR="0048598C" w:rsidRPr="00DE21E9" w:rsidRDefault="0048598C" w:rsidP="0048598C">
      <w:pPr>
        <w:rPr>
          <w:rFonts w:eastAsia="Times New Roman"/>
          <w:b/>
          <w:bCs/>
        </w:rPr>
      </w:pPr>
    </w:p>
    <w:p w14:paraId="6A2D6250" w14:textId="77777777" w:rsidR="00DE21E9" w:rsidRPr="00DE21E9" w:rsidRDefault="00DE21E9" w:rsidP="00DE21E9">
      <w:pPr>
        <w:jc w:val="center"/>
        <w:rPr>
          <w:rFonts w:eastAsia="Times New Roman"/>
          <w:b/>
          <w:bCs/>
        </w:rPr>
      </w:pPr>
    </w:p>
    <w:p w14:paraId="24700BFE" w14:textId="2BFC224E" w:rsidR="00DE21E9" w:rsidRDefault="00DE21E9" w:rsidP="00DE21E9">
      <w:pPr>
        <w:jc w:val="center"/>
        <w:rPr>
          <w:rFonts w:eastAsia="Times New Roman"/>
          <w:b/>
          <w:bCs/>
        </w:rPr>
      </w:pPr>
      <w:r w:rsidRPr="00DE21E9">
        <w:rPr>
          <w:rFonts w:eastAsia="Times New Roman"/>
          <w:b/>
          <w:bCs/>
        </w:rPr>
        <w:t>Images:</w:t>
      </w:r>
    </w:p>
    <w:p w14:paraId="3DEA00D3" w14:textId="77777777" w:rsidR="002C4FDA" w:rsidRDefault="002C4FDA" w:rsidP="00DE21E9">
      <w:pPr>
        <w:jc w:val="center"/>
        <w:rPr>
          <w:rFonts w:eastAsia="Times New Roman"/>
          <w:b/>
          <w:bCs/>
        </w:rPr>
      </w:pPr>
    </w:p>
    <w:p w14:paraId="72A62D62" w14:textId="1E3B9B52" w:rsidR="002C4FDA" w:rsidRPr="00DE21E9" w:rsidRDefault="002C4FDA" w:rsidP="002C4FDA">
      <w:pPr>
        <w:jc w:val="center"/>
        <w:rPr>
          <w:rFonts w:eastAsia="Times New Roman"/>
          <w:b/>
          <w:bCs/>
        </w:rPr>
      </w:pPr>
      <w:r w:rsidRPr="002C4FDA">
        <w:rPr>
          <w:rFonts w:eastAsia="Times New Roman"/>
          <w:b/>
          <w:bCs/>
        </w:rPr>
        <w:drawing>
          <wp:inline distT="0" distB="0" distL="0" distR="0" wp14:anchorId="4C3D0036" wp14:editId="5E4BD51D">
            <wp:extent cx="5143500" cy="3429000"/>
            <wp:effectExtent l="0" t="0" r="0" b="0"/>
            <wp:docPr id="830601114" name="Picture 26" descr="A group of people standing toge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01114" name="Picture 26" descr="A group of people standing togeth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783F1" w14:textId="77777777" w:rsidR="00F5649F" w:rsidRDefault="00F5649F" w:rsidP="00F5649F">
      <w:pPr>
        <w:jc w:val="center"/>
        <w:rPr>
          <w:rFonts w:eastAsia="Times New Roman"/>
          <w:b/>
          <w:bCs/>
          <w:sz w:val="32"/>
          <w:szCs w:val="32"/>
        </w:rPr>
      </w:pPr>
    </w:p>
    <w:p w14:paraId="753BACD0" w14:textId="15ECDBCE" w:rsidR="00DE21E9" w:rsidRDefault="00F5649F" w:rsidP="00DE21E9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Contact Us</w:t>
      </w:r>
    </w:p>
    <w:p w14:paraId="47511A30" w14:textId="77777777" w:rsidR="00DE21E9" w:rsidRPr="00DE21E9" w:rsidRDefault="00DE21E9" w:rsidP="00DE21E9">
      <w:pPr>
        <w:jc w:val="center"/>
        <w:rPr>
          <w:rFonts w:eastAsia="Times New Roman"/>
          <w:b/>
          <w:bCs/>
        </w:rPr>
      </w:pPr>
    </w:p>
    <w:p w14:paraId="1ED11ECB" w14:textId="75C8BDB3" w:rsidR="002A5E09" w:rsidRDefault="00DE21E9" w:rsidP="00C6712A">
      <w:pPr>
        <w:jc w:val="center"/>
        <w:rPr>
          <w:rFonts w:eastAsia="Times New Roman"/>
          <w:b/>
          <w:bCs/>
        </w:rPr>
      </w:pPr>
      <w:r w:rsidRPr="00DE21E9">
        <w:rPr>
          <w:rFonts w:eastAsia="Times New Roman"/>
          <w:b/>
          <w:bCs/>
        </w:rPr>
        <w:t>Content:</w:t>
      </w:r>
    </w:p>
    <w:p w14:paraId="0ED4857F" w14:textId="77777777" w:rsidR="00C6712A" w:rsidRDefault="00C6712A" w:rsidP="00C6712A">
      <w:pPr>
        <w:jc w:val="center"/>
        <w:rPr>
          <w:rFonts w:eastAsia="Times New Roman"/>
          <w:b/>
          <w:bCs/>
        </w:rPr>
      </w:pPr>
    </w:p>
    <w:p w14:paraId="73E4B8E6" w14:textId="170077D0" w:rsidR="00C6712A" w:rsidRDefault="00C6712A" w:rsidP="00C6712A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Title: </w:t>
      </w:r>
      <w:r w:rsidRPr="00C6712A">
        <w:rPr>
          <w:rFonts w:eastAsia="Times New Roman"/>
          <w:b/>
          <w:bCs/>
        </w:rPr>
        <w:t>Let's Build Your Custom Solution</w:t>
      </w:r>
    </w:p>
    <w:p w14:paraId="1B09B07F" w14:textId="77777777" w:rsidR="00C6712A" w:rsidRDefault="00C6712A" w:rsidP="00C6712A">
      <w:pPr>
        <w:jc w:val="center"/>
        <w:rPr>
          <w:rFonts w:eastAsia="Times New Roman"/>
          <w:b/>
          <w:bCs/>
        </w:rPr>
      </w:pPr>
    </w:p>
    <w:p w14:paraId="5E938536" w14:textId="76E7138B" w:rsidR="00C6712A" w:rsidRDefault="00C6712A" w:rsidP="00C6712A">
      <w:pPr>
        <w:jc w:val="center"/>
        <w:rPr>
          <w:rFonts w:eastAsia="Times New Roman"/>
        </w:rPr>
      </w:pPr>
      <w:r>
        <w:rPr>
          <w:rFonts w:eastAsia="Times New Roman"/>
          <w:b/>
          <w:bCs/>
        </w:rPr>
        <w:t xml:space="preserve">Header: </w:t>
      </w:r>
      <w:r w:rsidRPr="002C4FDA">
        <w:rPr>
          <w:rFonts w:eastAsia="Times New Roman"/>
        </w:rPr>
        <w:t xml:space="preserve">"The fastest way to start optimizing your inventory is by scheduling a free, personalized consultation. Let's discuss your unique business model and how </w:t>
      </w:r>
      <w:proofErr w:type="spellStart"/>
      <w:r w:rsidRPr="002C4FDA">
        <w:rPr>
          <w:rFonts w:eastAsia="Times New Roman"/>
        </w:rPr>
        <w:t>Stockit</w:t>
      </w:r>
      <w:proofErr w:type="spellEnd"/>
      <w:r w:rsidRPr="002C4FDA">
        <w:rPr>
          <w:rFonts w:eastAsia="Times New Roman"/>
        </w:rPr>
        <w:t xml:space="preserve"> can </w:t>
      </w:r>
      <w:proofErr w:type="gramStart"/>
      <w:r w:rsidRPr="002C4FDA">
        <w:rPr>
          <w:rFonts w:eastAsia="Times New Roman"/>
        </w:rPr>
        <w:t>custom-engineer</w:t>
      </w:r>
      <w:proofErr w:type="gramEnd"/>
      <w:r w:rsidRPr="002C4FDA">
        <w:rPr>
          <w:rFonts w:eastAsia="Times New Roman"/>
        </w:rPr>
        <w:t xml:space="preserve"> your solution."</w:t>
      </w:r>
    </w:p>
    <w:p w14:paraId="5A530A5C" w14:textId="77777777" w:rsidR="002C4FDA" w:rsidRDefault="002C4FDA" w:rsidP="00C6712A">
      <w:pPr>
        <w:jc w:val="center"/>
        <w:rPr>
          <w:rFonts w:eastAsia="Times New Roman"/>
          <w:b/>
          <w:bCs/>
        </w:rPr>
      </w:pPr>
    </w:p>
    <w:p w14:paraId="13CC904D" w14:textId="0CB21391" w:rsidR="00C6712A" w:rsidRDefault="00C6712A" w:rsidP="00C6712A">
      <w:pPr>
        <w:jc w:val="center"/>
        <w:rPr>
          <w:rFonts w:eastAsia="Times New Roman"/>
          <w:b/>
          <w:bCs/>
        </w:rPr>
      </w:pPr>
      <w:proofErr w:type="gramStart"/>
      <w:r>
        <w:rPr>
          <w:rFonts w:eastAsia="Times New Roman"/>
          <w:b/>
          <w:bCs/>
        </w:rPr>
        <w:t>Form</w:t>
      </w:r>
      <w:proofErr w:type="gramEnd"/>
      <w:r>
        <w:rPr>
          <w:rFonts w:eastAsia="Times New Roman"/>
          <w:b/>
          <w:bCs/>
        </w:rPr>
        <w:t>:</w:t>
      </w:r>
    </w:p>
    <w:p w14:paraId="4D9F684D" w14:textId="77777777" w:rsidR="00C6712A" w:rsidRDefault="00C6712A" w:rsidP="00C6712A">
      <w:pPr>
        <w:jc w:val="center"/>
        <w:rPr>
          <w:rFonts w:eastAsia="Times New Roman"/>
          <w:b/>
          <w:bCs/>
        </w:rPr>
      </w:pPr>
    </w:p>
    <w:p w14:paraId="2C3AB9BE" w14:textId="63F46C83" w:rsidR="00C6712A" w:rsidRPr="002C4FDA" w:rsidRDefault="00C6712A" w:rsidP="00C6712A">
      <w:pPr>
        <w:jc w:val="center"/>
        <w:rPr>
          <w:rFonts w:eastAsia="Times New Roman"/>
        </w:rPr>
      </w:pPr>
      <w:r w:rsidRPr="002C4FDA">
        <w:rPr>
          <w:rFonts w:eastAsia="Times New Roman"/>
        </w:rPr>
        <w:t>Full Name</w:t>
      </w:r>
    </w:p>
    <w:p w14:paraId="4C6E1371" w14:textId="77777777" w:rsidR="00C6712A" w:rsidRPr="002C4FDA" w:rsidRDefault="00C6712A" w:rsidP="00C6712A">
      <w:pPr>
        <w:jc w:val="center"/>
        <w:rPr>
          <w:rFonts w:eastAsia="Times New Roman"/>
        </w:rPr>
      </w:pPr>
    </w:p>
    <w:p w14:paraId="5258A431" w14:textId="5F8BCAF0" w:rsidR="00C6712A" w:rsidRPr="002C4FDA" w:rsidRDefault="00C6712A" w:rsidP="00C6712A">
      <w:pPr>
        <w:jc w:val="center"/>
        <w:rPr>
          <w:rFonts w:eastAsia="Times New Roman"/>
        </w:rPr>
      </w:pPr>
      <w:r w:rsidRPr="002C4FDA">
        <w:rPr>
          <w:rFonts w:eastAsia="Times New Roman"/>
        </w:rPr>
        <w:t>Industry</w:t>
      </w:r>
    </w:p>
    <w:p w14:paraId="2ACD188B" w14:textId="77777777" w:rsidR="00C6712A" w:rsidRPr="002C4FDA" w:rsidRDefault="00C6712A" w:rsidP="00C6712A">
      <w:pPr>
        <w:jc w:val="center"/>
        <w:rPr>
          <w:rFonts w:eastAsia="Times New Roman"/>
        </w:rPr>
      </w:pPr>
    </w:p>
    <w:p w14:paraId="60D0669B" w14:textId="654CBC03" w:rsidR="00C6712A" w:rsidRPr="002C4FDA" w:rsidRDefault="00C6712A" w:rsidP="00C6712A">
      <w:pPr>
        <w:jc w:val="center"/>
        <w:rPr>
          <w:rFonts w:eastAsia="Times New Roman"/>
        </w:rPr>
      </w:pPr>
      <w:r w:rsidRPr="002C4FDA">
        <w:rPr>
          <w:rFonts w:eastAsia="Times New Roman"/>
        </w:rPr>
        <w:t>Email Address</w:t>
      </w:r>
    </w:p>
    <w:p w14:paraId="24DBC12C" w14:textId="77777777" w:rsidR="00C6712A" w:rsidRPr="002C4FDA" w:rsidRDefault="00C6712A" w:rsidP="00C6712A">
      <w:pPr>
        <w:jc w:val="center"/>
        <w:rPr>
          <w:rFonts w:eastAsia="Times New Roman"/>
        </w:rPr>
      </w:pPr>
    </w:p>
    <w:p w14:paraId="7CBA37FB" w14:textId="7DCF37C1" w:rsidR="00C6712A" w:rsidRPr="002C4FDA" w:rsidRDefault="00C6712A" w:rsidP="00C6712A">
      <w:pPr>
        <w:jc w:val="center"/>
        <w:rPr>
          <w:rFonts w:eastAsia="Times New Roman"/>
        </w:rPr>
      </w:pPr>
      <w:r w:rsidRPr="002C4FDA">
        <w:rPr>
          <w:rFonts w:eastAsia="Times New Roman"/>
        </w:rPr>
        <w:t>Subject of Inquiry</w:t>
      </w:r>
    </w:p>
    <w:p w14:paraId="5F74F04F" w14:textId="77777777" w:rsidR="00C6712A" w:rsidRPr="002C4FDA" w:rsidRDefault="00C6712A" w:rsidP="00C6712A">
      <w:pPr>
        <w:jc w:val="center"/>
        <w:rPr>
          <w:rFonts w:eastAsia="Times New Roman"/>
        </w:rPr>
      </w:pPr>
    </w:p>
    <w:p w14:paraId="768FF069" w14:textId="11483D28" w:rsidR="00C6712A" w:rsidRPr="002C4FDA" w:rsidRDefault="00C6712A" w:rsidP="00C6712A">
      <w:pPr>
        <w:jc w:val="center"/>
        <w:rPr>
          <w:rFonts w:eastAsia="Times New Roman"/>
        </w:rPr>
      </w:pPr>
      <w:r w:rsidRPr="002C4FDA">
        <w:rPr>
          <w:rFonts w:eastAsia="Times New Roman"/>
        </w:rPr>
        <w:t>Message</w:t>
      </w:r>
    </w:p>
    <w:p w14:paraId="163D9576" w14:textId="77777777" w:rsidR="00DE21E9" w:rsidRPr="00DE21E9" w:rsidRDefault="00DE21E9" w:rsidP="00DE21E9">
      <w:pPr>
        <w:jc w:val="center"/>
        <w:rPr>
          <w:rFonts w:eastAsia="Times New Roman"/>
          <w:b/>
          <w:bCs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3D0BC735" w14:textId="77777777" w:rsidR="002C4FDA" w:rsidRDefault="000F6BC3" w:rsidP="002C4FDA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55AF3186" w:rsidR="00681896" w:rsidRDefault="00906AE3" w:rsidP="002C4FDA">
      <w:pPr>
        <w:pStyle w:val="Heading3"/>
        <w:jc w:val="center"/>
        <w:rPr>
          <w:rFonts w:eastAsia="Times New Roman"/>
        </w:rPr>
      </w:pPr>
      <w:r w:rsidRPr="00906AE3">
        <w:rPr>
          <w:rFonts w:eastAsia="Times New Roman"/>
        </w:rPr>
        <w:lastRenderedPageBreak/>
        <w:drawing>
          <wp:inline distT="0" distB="0" distL="0" distR="0" wp14:anchorId="16FF8FD1" wp14:editId="38524AB2">
            <wp:extent cx="3810330" cy="6637595"/>
            <wp:effectExtent l="0" t="0" r="0" b="0"/>
            <wp:docPr id="52597065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70653" name="Picture 1" descr="A screenshot of a websit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5A5A" w14:textId="77777777" w:rsidR="00906AE3" w:rsidRDefault="00906AE3" w:rsidP="009E41B4">
      <w:pPr>
        <w:jc w:val="center"/>
        <w:rPr>
          <w:rFonts w:eastAsia="Times New Roman"/>
        </w:rPr>
      </w:pPr>
    </w:p>
    <w:p w14:paraId="77391021" w14:textId="07CF0434" w:rsidR="00906AE3" w:rsidRPr="002C4FDA" w:rsidRDefault="00906AE3" w:rsidP="00570F1A">
      <w:pPr>
        <w:jc w:val="center"/>
        <w:rPr>
          <w:rFonts w:eastAsia="Times New Roman"/>
          <w:b/>
          <w:bCs/>
        </w:rPr>
      </w:pPr>
      <w:r w:rsidRPr="002C4FDA">
        <w:rPr>
          <w:rFonts w:eastAsia="Times New Roman"/>
          <w:b/>
          <w:bCs/>
        </w:rPr>
        <w:t>About Us</w:t>
      </w:r>
    </w:p>
    <w:p w14:paraId="6D604D1B" w14:textId="73EBA002" w:rsidR="00570F1A" w:rsidRDefault="00570F1A" w:rsidP="00570F1A">
      <w:pPr>
        <w:jc w:val="center"/>
        <w:rPr>
          <w:rFonts w:eastAsia="Times New Roman"/>
        </w:rPr>
      </w:pPr>
      <w:r w:rsidRPr="00570F1A">
        <w:rPr>
          <w:rFonts w:eastAsia="Times New Roman"/>
        </w:rPr>
        <w:lastRenderedPageBreak/>
        <w:drawing>
          <wp:inline distT="0" distB="0" distL="0" distR="0" wp14:anchorId="31667493" wp14:editId="7D000173">
            <wp:extent cx="3619814" cy="5753599"/>
            <wp:effectExtent l="0" t="0" r="0" b="0"/>
            <wp:docPr id="1971283374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83374" name="Picture 1" descr="A screenshot of a websit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8584" w14:textId="77777777" w:rsidR="00570F1A" w:rsidRDefault="00570F1A" w:rsidP="00570F1A">
      <w:pPr>
        <w:jc w:val="center"/>
        <w:rPr>
          <w:rFonts w:eastAsia="Times New Roman"/>
        </w:rPr>
      </w:pPr>
    </w:p>
    <w:p w14:paraId="185AA4D9" w14:textId="07E61AD1" w:rsidR="00570F1A" w:rsidRPr="002C4FDA" w:rsidRDefault="00570F1A" w:rsidP="002C4FDA">
      <w:pPr>
        <w:jc w:val="center"/>
        <w:rPr>
          <w:rFonts w:eastAsia="Times New Roman"/>
          <w:b/>
          <w:bCs/>
        </w:rPr>
      </w:pPr>
      <w:r w:rsidRPr="002C4FDA">
        <w:rPr>
          <w:rFonts w:eastAsia="Times New Roman"/>
          <w:b/>
          <w:bCs/>
        </w:rPr>
        <w:t>Contact Us</w:t>
      </w:r>
    </w:p>
    <w:p w14:paraId="57152246" w14:textId="20C186BA" w:rsidR="00570F1A" w:rsidRDefault="00DE21E9" w:rsidP="00570F1A">
      <w:pPr>
        <w:jc w:val="center"/>
        <w:rPr>
          <w:rFonts w:eastAsia="Times New Roman"/>
        </w:rPr>
      </w:pPr>
      <w:r w:rsidRPr="00DE21E9">
        <w:rPr>
          <w:rFonts w:eastAsia="Times New Roman"/>
        </w:rPr>
        <w:lastRenderedPageBreak/>
        <w:drawing>
          <wp:inline distT="0" distB="0" distL="0" distR="0" wp14:anchorId="3B5A4BB0" wp14:editId="6EF4DD88">
            <wp:extent cx="5943600" cy="5943600"/>
            <wp:effectExtent l="0" t="0" r="0" b="0"/>
            <wp:docPr id="2073789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8960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6FEC8" w14:textId="77777777" w:rsidR="001F4B90" w:rsidRDefault="001F4B90" w:rsidP="002C4FDA">
      <w:r>
        <w:separator/>
      </w:r>
    </w:p>
  </w:endnote>
  <w:endnote w:type="continuationSeparator" w:id="0">
    <w:p w14:paraId="1F6B1FAA" w14:textId="77777777" w:rsidR="001F4B90" w:rsidRDefault="001F4B90" w:rsidP="002C4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297EF" w14:textId="77777777" w:rsidR="001F4B90" w:rsidRDefault="001F4B90" w:rsidP="002C4FDA">
      <w:r>
        <w:separator/>
      </w:r>
    </w:p>
  </w:footnote>
  <w:footnote w:type="continuationSeparator" w:id="0">
    <w:p w14:paraId="45E5B534" w14:textId="77777777" w:rsidR="001F4B90" w:rsidRDefault="001F4B90" w:rsidP="002C4FDA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tala, Joshua">
    <w15:presenceInfo w15:providerId="AD" w15:userId="S::longshin@byui.edu::b46a05b6-ff39-4279-b620-1454fc83ea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1F4B90"/>
    <w:rsid w:val="00231700"/>
    <w:rsid w:val="00234EE4"/>
    <w:rsid w:val="002A5E09"/>
    <w:rsid w:val="002C4FDA"/>
    <w:rsid w:val="003617E6"/>
    <w:rsid w:val="00460FDF"/>
    <w:rsid w:val="0048598C"/>
    <w:rsid w:val="004B67E9"/>
    <w:rsid w:val="00570F1A"/>
    <w:rsid w:val="00681896"/>
    <w:rsid w:val="007C491F"/>
    <w:rsid w:val="00906AE3"/>
    <w:rsid w:val="009E41B4"/>
    <w:rsid w:val="00A25A10"/>
    <w:rsid w:val="00A40E52"/>
    <w:rsid w:val="00B07B97"/>
    <w:rsid w:val="00C6712A"/>
    <w:rsid w:val="00C74492"/>
    <w:rsid w:val="00DE21E9"/>
    <w:rsid w:val="00E12B88"/>
    <w:rsid w:val="00F15942"/>
    <w:rsid w:val="00F5649F"/>
    <w:rsid w:val="00FF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49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5649F"/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C4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FDA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4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4FDA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microsoft.com/office/2011/relationships/people" Target="peop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9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Catala, Joshua</cp:lastModifiedBy>
  <cp:revision>10</cp:revision>
  <dcterms:created xsi:type="dcterms:W3CDTF">2025-06-17T07:41:00Z</dcterms:created>
  <dcterms:modified xsi:type="dcterms:W3CDTF">2025-11-18T23:28:00Z</dcterms:modified>
</cp:coreProperties>
</file>